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</w:pP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  <w:t>2- </w:t>
      </w:r>
      <w:r w:rsidRPr="006A46FD">
        <w:rPr>
          <w:rFonts w:ascii="SimSun" w:eastAsia="SimSun" w:hAnsi="SimSun" w:cs="SimSun"/>
          <w:b/>
          <w:bCs/>
          <w:color w:val="555555"/>
          <w:kern w:val="0"/>
          <w:sz w:val="27"/>
          <w:szCs w:val="27"/>
        </w:rPr>
        <w:t>预览应</w:t>
      </w:r>
      <w:r w:rsidRPr="006A46FD">
        <w:rPr>
          <w:rFonts w:ascii="ＭＳ ゴシック" w:eastAsia="ＭＳ ゴシック" w:hAnsi="ＭＳ ゴシック" w:cs="ＭＳ ゴシック"/>
          <w:b/>
          <w:bCs/>
          <w:color w:val="555555"/>
          <w:kern w:val="0"/>
          <w:sz w:val="27"/>
          <w:szCs w:val="27"/>
        </w:rPr>
        <w:t>用程序</w:t>
      </w:r>
      <w:r w:rsidRPr="006A46FD">
        <w:rPr>
          <w:rFonts w:ascii="SimSun" w:eastAsia="SimSun" w:hAnsi="SimSun" w:cs="SimSun"/>
          <w:b/>
          <w:bCs/>
          <w:color w:val="555555"/>
          <w:kern w:val="0"/>
          <w:sz w:val="27"/>
          <w:szCs w:val="27"/>
        </w:rPr>
        <w:t>执</w:t>
      </w:r>
      <w:r w:rsidRPr="006A46FD">
        <w:rPr>
          <w:rFonts w:ascii="ＭＳ ゴシック" w:eastAsia="ＭＳ ゴシック" w:hAnsi="ＭＳ ゴシック" w:cs="ＭＳ ゴシック"/>
          <w:b/>
          <w:bCs/>
          <w:color w:val="555555"/>
          <w:kern w:val="0"/>
          <w:sz w:val="27"/>
          <w:szCs w:val="27"/>
        </w:rPr>
        <w:t>行流</w:t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  <w:t>程</w:t>
      </w:r>
    </w:p>
    <w:p w:rsidR="006A46FD" w:rsidRPr="006A46FD" w:rsidRDefault="006A46FD" w:rsidP="006A46FD">
      <w:pPr>
        <w:widowControl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Spring MVC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 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DispatcherServlet </w:t>
      </w:r>
      <w:r w:rsidRPr="006A46FD">
        <w:rPr>
          <w:rFonts w:ascii="SimSun" w:eastAsia="SimSun" w:hAnsi="SimSun" w:cs="SimSun" w:hint="eastAsia"/>
          <w:color w:val="333344"/>
          <w:kern w:val="0"/>
          <w:sz w:val="22"/>
        </w:rPr>
        <w:t>读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2"/>
        </w:rPr>
        <w:t>取</w:t>
      </w:r>
      <w:r w:rsidRPr="006A46FD">
        <w:rPr>
          <w:rFonts w:ascii="Helvetica" w:eastAsia="ＭＳ Ｐゴシック" w:hAnsi="Helvetica" w:cs="Helvetica"/>
          <w:color w:val="333344"/>
          <w:kern w:val="0"/>
          <w:sz w:val="22"/>
        </w:rPr>
        <w:t xml:space="preserve"> xml </w:t>
      </w:r>
      <w:r w:rsidRPr="006A46FD">
        <w:rPr>
          <w:rFonts w:ascii="Helvetica" w:eastAsia="ＭＳ Ｐゴシック" w:hAnsi="Helvetica" w:cs="Helvetica"/>
          <w:color w:val="333344"/>
          <w:kern w:val="0"/>
          <w:sz w:val="22"/>
        </w:rPr>
        <w:t>配置文件的原</w:t>
      </w:r>
      <w:r w:rsidRPr="006A46FD">
        <w:rPr>
          <w:rFonts w:ascii="SimSun" w:eastAsia="SimSun" w:hAnsi="SimSun" w:cs="SimSun" w:hint="eastAsia"/>
          <w:color w:val="333344"/>
          <w:kern w:val="0"/>
          <w:sz w:val="22"/>
        </w:rPr>
        <w:t>则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2"/>
        </w:rPr>
        <w:t>：</w:t>
      </w:r>
    </w:p>
    <w:p w:rsidR="006A46FD" w:rsidRPr="006A46FD" w:rsidRDefault="006A46FD" w:rsidP="006A46FD">
      <w:pPr>
        <w:widowControl/>
        <w:numPr>
          <w:ilvl w:val="0"/>
          <w:numId w:val="1"/>
        </w:numPr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{servlet-name} ==&gt; /WEB-INF/{servlet-name}-servlet.xml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8591550" cy="4048125"/>
            <wp:effectExtent l="19050" t="0" r="0" b="0"/>
            <wp:docPr id="1" name="図 1" descr="http://www.yiibai.com/uploads/tutorial/20160114/1-1601141J221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tutorial/20160114/1-1601141J22154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2"/>
        </w:rPr>
        <w:t>如果你不想用</w:t>
      </w:r>
      <w:r w:rsidRPr="006A46FD">
        <w:rPr>
          <w:rFonts w:ascii="Helvetica" w:eastAsia="ＭＳ Ｐゴシック" w:hAnsi="Helvetica" w:cs="Helvetica"/>
          <w:color w:val="333344"/>
          <w:kern w:val="0"/>
          <w:sz w:val="22"/>
        </w:rPr>
        <w:t xml:space="preserve"> SpringMVC </w:t>
      </w:r>
      <w:r w:rsidRPr="006A46FD">
        <w:rPr>
          <w:rFonts w:ascii="Helvetica" w:eastAsia="ＭＳ Ｐゴシック" w:hAnsi="Helvetica" w:cs="Helvetica"/>
          <w:color w:val="333344"/>
          <w:kern w:val="0"/>
          <w:szCs w:val="21"/>
        </w:rPr>
        <w:t>的</w:t>
      </w:r>
      <w:r w:rsidRPr="006A46FD">
        <w:rPr>
          <w:rFonts w:ascii="Helvetica" w:eastAsia="ＭＳ Ｐゴシック" w:hAnsi="Helvetica" w:cs="Helvetica"/>
          <w:color w:val="333344"/>
          <w:kern w:val="0"/>
          <w:sz w:val="22"/>
        </w:rPr>
        <w:t>使用原</w:t>
      </w:r>
      <w:r w:rsidRPr="006A46FD">
        <w:rPr>
          <w:rFonts w:ascii="SimSun" w:eastAsia="SimSun" w:hAnsi="SimSun" w:cs="SimSun" w:hint="eastAsia"/>
          <w:color w:val="333344"/>
          <w:kern w:val="0"/>
          <w:sz w:val="22"/>
        </w:rPr>
        <w:t>则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2"/>
        </w:rPr>
        <w:t>，可以重新配置</w:t>
      </w:r>
      <w:r w:rsidRPr="006A46FD">
        <w:rPr>
          <w:rFonts w:ascii="Helvetica" w:eastAsia="ＭＳ Ｐゴシック" w:hAnsi="Helvetica" w:cs="Helvetica"/>
          <w:color w:val="333344"/>
          <w:kern w:val="0"/>
          <w:sz w:val="22"/>
        </w:rPr>
        <w:t xml:space="preserve"> SpringMVC </w:t>
      </w:r>
      <w:r w:rsidRPr="006A46FD">
        <w:rPr>
          <w:rFonts w:ascii="Helvetica" w:eastAsia="ＭＳ Ｐゴシック" w:hAnsi="Helvetica" w:cs="Helvetica"/>
          <w:color w:val="333344"/>
          <w:kern w:val="0"/>
          <w:szCs w:val="21"/>
        </w:rPr>
        <w:t> DispatcherServlet </w:t>
      </w:r>
      <w:r w:rsidRPr="006A46FD">
        <w:rPr>
          <w:rFonts w:ascii="Helvetica" w:eastAsia="ＭＳ Ｐゴシック" w:hAnsi="Helvetica" w:cs="Helvetica"/>
          <w:color w:val="333344"/>
          <w:kern w:val="0"/>
          <w:sz w:val="22"/>
        </w:rPr>
        <w:t>在</w:t>
      </w:r>
      <w:r w:rsidRPr="006A46FD">
        <w:rPr>
          <w:rFonts w:ascii="Helvetica" w:eastAsia="ＭＳ Ｐゴシック" w:hAnsi="Helvetica" w:cs="Helvetica"/>
          <w:color w:val="333344"/>
          <w:kern w:val="0"/>
          <w:sz w:val="22"/>
        </w:rPr>
        <w:t xml:space="preserve"> web.xml </w:t>
      </w:r>
      <w:r w:rsidRPr="006A46FD">
        <w:rPr>
          <w:rFonts w:ascii="Helvetica" w:eastAsia="ＭＳ Ｐゴシック" w:hAnsi="Helvetica" w:cs="Helvetica"/>
          <w:color w:val="333344"/>
          <w:kern w:val="0"/>
          <w:sz w:val="22"/>
        </w:rPr>
        <w:t>文件中：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&lt;servlet&gt;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&lt;servlet-name&gt;my-dispatcher-name&lt;/servlet-name&gt;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&lt;servlet-class&gt;org.springframework.web.servlet.DispatcherServlet&lt;/servlet-class&gt;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&lt;init-param&gt;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&lt;!-- override default name {servlet-name}-servlet.xml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&lt;param-name&gt;contextConfigLocation&lt;/param-name&gt;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&lt;param-value&gt;/WEB-INF/springmvc-myconfig.xml&lt;/param-value&gt;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&lt;/init-param&gt;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lastRenderedPageBreak/>
        <w:t xml:space="preserve">   &lt;load-on-startup&gt;1&lt;/load-on-startup&gt;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  <w:lang w:eastAsia="zh-CN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  <w:lang w:eastAsia="zh-CN"/>
        </w:rPr>
        <w:t>&lt;/servlet&gt;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lastRenderedPageBreak/>
        <w:t>应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用程序的流程：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lastRenderedPageBreak/>
        <w:drawing>
          <wp:inline distT="0" distB="0" distL="0" distR="0">
            <wp:extent cx="11049000" cy="13220700"/>
            <wp:effectExtent l="19050" t="0" r="0" b="0"/>
            <wp:docPr id="2" name="図 2" descr="http://www.yiibai.com/uploads/tutorial/20160116/1-16011609514D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yiibai.com/uploads/tutorial/20160116/1-16011609514D5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0" cy="132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  <w:lang w:eastAsia="zh-CN"/>
        </w:rPr>
      </w:pP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  <w:lang w:eastAsia="zh-CN"/>
        </w:rPr>
        <w:lastRenderedPageBreak/>
        <w:t xml:space="preserve">3 - </w:t>
      </w:r>
      <w:r w:rsidRPr="006A46FD">
        <w:rPr>
          <w:rFonts w:ascii="SimSun" w:eastAsia="SimSun" w:hAnsi="SimSun" w:cs="SimSun" w:hint="eastAsia"/>
          <w:b/>
          <w:bCs/>
          <w:color w:val="555555"/>
          <w:kern w:val="0"/>
          <w:sz w:val="27"/>
          <w:szCs w:val="27"/>
          <w:lang w:eastAsia="zh-CN"/>
        </w:rPr>
        <w:t>创</w:t>
      </w:r>
      <w:r w:rsidRPr="006A46FD">
        <w:rPr>
          <w:rFonts w:ascii="ＭＳ Ｐゴシック" w:eastAsia="ＭＳ Ｐゴシック" w:hAnsi="ＭＳ Ｐゴシック" w:cs="ＭＳ Ｐゴシック" w:hint="eastAsia"/>
          <w:b/>
          <w:bCs/>
          <w:color w:val="555555"/>
          <w:kern w:val="0"/>
          <w:sz w:val="27"/>
          <w:szCs w:val="27"/>
          <w:lang w:eastAsia="zh-CN"/>
        </w:rPr>
        <w:t>建</w:t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  <w:lang w:eastAsia="zh-CN"/>
        </w:rPr>
        <w:t>Maven</w:t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  <w:lang w:eastAsia="zh-CN"/>
        </w:rPr>
        <w:t>工程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创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建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Maven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项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目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类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型。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 Maven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是帮助我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们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管理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库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的最好方式。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lastRenderedPageBreak/>
        <w:t>在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 xml:space="preserve"> Eclipse, 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t>选择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 "File/New/Other..."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5000625" cy="4762500"/>
            <wp:effectExtent l="19050" t="0" r="9525" b="0"/>
            <wp:docPr id="3" name="図 3" descr="http://www.yiibai.com/uploads/tutorial/20160114/1-1601141J33S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tutorial/20160114/1-1601141J33S0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lastRenderedPageBreak/>
        <w:drawing>
          <wp:inline distT="0" distB="0" distL="0" distR="0">
            <wp:extent cx="5076825" cy="4105275"/>
            <wp:effectExtent l="19050" t="0" r="9525" b="0"/>
            <wp:docPr id="4" name="図 4" descr="http://www.yiibai.com/uploads/tutorial/20160114/1-1601141J419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yiibai.com/uploads/tutorial/20160114/1-1601141J41934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lastRenderedPageBreak/>
        <w:t>选择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 xml:space="preserve"> archetype "maven-archetype-webapp"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。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5886450" cy="5324475"/>
            <wp:effectExtent l="19050" t="0" r="0" b="0"/>
            <wp:docPr id="5" name="図 5" descr="http://www.yiibai.com/uploads/tutorial/20160114/1-1601141J446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tutorial/20160114/1-1601141J44616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t>输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</w:rPr>
        <w:t>入：</w:t>
      </w:r>
    </w:p>
    <w:p w:rsidR="006A46FD" w:rsidRPr="006A46FD" w:rsidRDefault="006A46FD" w:rsidP="006A46FD">
      <w:pPr>
        <w:widowControl/>
        <w:numPr>
          <w:ilvl w:val="0"/>
          <w:numId w:val="2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Group Id: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</w:rPr>
        <w:t> 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com.yiibai</w:t>
      </w:r>
    </w:p>
    <w:p w:rsidR="006A46FD" w:rsidRPr="006A46FD" w:rsidRDefault="006A46FD" w:rsidP="006A46FD">
      <w:pPr>
        <w:widowControl/>
        <w:numPr>
          <w:ilvl w:val="0"/>
          <w:numId w:val="2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Artifact Id: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</w:rPr>
        <w:t> 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HelloSpringMVC</w:t>
      </w:r>
    </w:p>
    <w:p w:rsidR="006A46FD" w:rsidRPr="006A46FD" w:rsidRDefault="006A46FD" w:rsidP="006A46FD">
      <w:pPr>
        <w:widowControl/>
        <w:numPr>
          <w:ilvl w:val="0"/>
          <w:numId w:val="2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Package: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</w:rPr>
        <w:t> 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com.yiibai.springmvc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lastRenderedPageBreak/>
        <w:drawing>
          <wp:inline distT="0" distB="0" distL="0" distR="0">
            <wp:extent cx="5762625" cy="4267200"/>
            <wp:effectExtent l="19050" t="0" r="9525" b="0"/>
            <wp:docPr id="6" name="図 6" descr="http://www.yiibai.com/uploads/tutorial/20160114/1-1601141J533X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yiibai.com/uploads/tutorial/20160114/1-1601141J533X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br/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lastRenderedPageBreak/>
        <w:t>这样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将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创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建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项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目，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结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构如下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图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所示：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4181475" cy="4191000"/>
            <wp:effectExtent l="19050" t="0" r="9525" b="0"/>
            <wp:docPr id="7" name="図 7" descr="http://www.yiibai.com/uploads/tutorial/20160116/1-1601160953312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yiibai.com/uploads/tutorial/20160116/1-1601160953312O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不要担心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项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目在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创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建的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时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候出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现错误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信息。原因是，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现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在我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们还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没有声明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 xml:space="preserve"> Servlet 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库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。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lastRenderedPageBreak/>
        <w:t>在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 xml:space="preserve"> Eclipse 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中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创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建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 xml:space="preserve"> Maven 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项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目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结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构可能是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错误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的。需要我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们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去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检查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出来并完善。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8810625" cy="3038475"/>
            <wp:effectExtent l="19050" t="0" r="9525" b="0"/>
            <wp:docPr id="8" name="図 8" descr="http://www.yiibai.com/uploads/tutorial/20160116/1-160116095410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yiibai.com/uploads/tutorial/20160116/1-16011609541046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</w:pP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  <w:t xml:space="preserve">4- </w:t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  <w:t>配置</w:t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  <w:t>Spring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lastRenderedPageBreak/>
        <w:t>这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</w:rPr>
        <w:t>是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t>项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</w:rPr>
        <w:t>目建成后的文件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t>结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</w:rPr>
        <w:t>构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t>图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</w:rPr>
        <w:t>：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5429250" cy="4810125"/>
            <wp:effectExtent l="19050" t="0" r="0" b="0"/>
            <wp:docPr id="9" name="図 9" descr="http://www.yiibai.com/uploads/tutorial/20160116/1-16011609542b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yiibai.com/uploads/tutorial/20160116/1-16011609542b6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配置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 Maven 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使用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 xml:space="preserve"> Spring 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t>库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.</w:t>
      </w:r>
    </w:p>
    <w:p w:rsidR="006A46FD" w:rsidRPr="006A46FD" w:rsidRDefault="006A46FD" w:rsidP="006A46FD">
      <w:pPr>
        <w:widowControl/>
        <w:numPr>
          <w:ilvl w:val="0"/>
          <w:numId w:val="3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pom.xml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&lt;projectxmlns="http://maven.apache.org/POM/4.0.0"xmlns:xsi="http://www.w3.org/2001/XMLSchema-instance"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xsi:schemaLocation="http://maven.apache.org/POM/4.0.0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http://maven.apache.org/maven-v4_0_0.xsd"&gt;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&lt;modelVersion&gt;4.0.0&lt;/modelVersion&gt;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&lt;groupId&gt;com.yiibai&lt;/groupId&gt;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&lt;artifactId&gt;HelloSpringMVC&lt;/artifactId&gt;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lastRenderedPageBreak/>
        <w:t xml:space="preserve">    &lt;packaging&gt;war&lt;/packaging&gt;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&lt;version&gt;0.0.1-SNAPSHOT&lt;/version&gt;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&lt;name&gt;HelloSpringMVC Maven Webapp&lt;/name&gt;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&lt;url&gt;http://maven.apache.org&lt;/url&gt;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&lt;dependencies&gt;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&lt;groupId&gt;junit&lt;/groupId&gt;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&lt;artifactId&gt;junit&lt;/artifactId&gt;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&lt;version&gt;3.8.1&lt;/version&gt;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&lt;scope&gt;test&lt;/scope&gt;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&lt;/dependency&gt;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&lt;!-- Servlet Library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&lt;!-- http://mvnrepository.com/artifact/javax.servlet/javax.servlet-api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&lt;groupId&gt;javax.servlet&lt;/groupId&gt;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&lt;artifactId&gt;javax.servlet-api&lt;/artifactId&gt;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&lt;version&gt;3.1.0&lt;/version&gt;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&lt;scope&gt;provided&lt;/scope&gt;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&lt;/dependency&gt;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&lt;!-- Spring dependencies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&lt;!-- http://mvnrepository.com/artifact/org.springframework/spring-core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lastRenderedPageBreak/>
        <w:t xml:space="preserve">        &lt;dependency&gt;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&lt;groupId&gt;org.springframework&lt;/groupId&gt;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&lt;artifactId&gt;spring-core&lt;/artifactId&gt;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&lt;version&gt;4.1.4.RELEASE&lt;/version&gt;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&lt;/dependency&gt;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&lt;!-- http://mvnrepository.com/artifact/org.springframework/spring-web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&lt;groupId&gt;org.springframework&lt;/groupId&gt;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&lt;artifactId&gt;spring-web&lt;/artifactId&gt;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&lt;version&gt;4.1.4.RELEASE&lt;/version&gt;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&lt;/dependency&gt;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&lt;!-- http://mvnrepository.com/artifact/org.springframework/spring-webmvc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&lt;groupId&gt;org.springframework&lt;/groupId&gt;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&lt;artifactId&gt;spring-webmvc&lt;/artifactId&gt;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&lt;version&gt;4.1.4.RELEASE&lt;/version&gt;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&lt;/dependency&gt;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&lt;/dependencies&gt;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&lt;build&gt;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&lt;finalName&gt;HelloSpringMVC&lt;/finalName&gt;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&lt;plugins&gt;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lastRenderedPageBreak/>
        <w:t xml:space="preserve">            &lt;!-- Config: Maven Tomcat Plugin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&lt;!-- http://mvnrepository.com/artifact/org.apache.tomcat.maven/tomcat7-maven-plugin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&lt;plugin&gt;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&lt;groupId&gt;org.apache.tomcat.maven&lt;/groupId&gt;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&lt;artifactId&gt;tomcat7-maven-plugin&lt;/artifactId&gt;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&lt;version&gt;2.2&lt;/version&gt;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&lt;!-- Config: contextPath and Port (Default - /HelloSpringMVC : 8080)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&lt;!--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&lt;configuration&gt;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    &lt;path&gt;/&lt;/path&gt;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    &lt;port&gt;8899&lt;/port&gt;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&lt;/configuration&gt;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    --&gt;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 &lt;/plugin&gt;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&lt;/plugins&gt;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&lt;/build&gt;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&lt;/project&gt;</w:t>
      </w:r>
    </w:p>
    <w:p w:rsidR="006A46FD" w:rsidRPr="006A46FD" w:rsidRDefault="006A46FD" w:rsidP="006A46FD">
      <w:pPr>
        <w:widowControl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配置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 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web.xml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：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&lt;web-app xmlns:xsi="http://www.w3.org/2001/XMLSchema-instance"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xmlns="http://java.sun.com/xml/ns/javaee"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xsi:schemaLocation="http://java.sun.com/xml/ns/javaeehttp://java.sun.com/xml/ns/javaee/web-app_3_0.xsd"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id="WebApp_ID" version="3.0"&gt;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lastRenderedPageBreak/>
        <w:t xml:space="preserve">   &lt;display-name&gt;HelloWorldSpring&lt;/display-name&gt;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&lt;servlet&gt;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&lt;servlet-name&gt;spring-mvc&lt;/servlet-name&gt;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&lt;servlet-class&gt;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org.springframework.web.servlet.DispatcherServlet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&lt;/servlet-class&gt;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&lt;load-on-startup&gt;1&lt;/load-on-startup&gt;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&lt;/servlet&gt;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&lt;servlet-mapping&gt;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&lt;servlet-name&gt;spring-mvc&lt;/servlet-name&gt;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&lt;url-pattern&gt;/&lt;/url-pattern&gt;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&lt;/servlet-mapping&gt;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&lt;!-- Other XML Configuration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&lt;!-- Load by Spring ContextLoaderListener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&lt;context-param&gt;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&lt;param-name&gt;contextConfigLocation&lt;/param-name&gt;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&lt;param-value&gt;/WEB-INF/root-context.xml&lt;/param-value&gt;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&lt;/context-param&gt;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&lt;!-- Spring ContextLoaderListener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&lt;listener&gt;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lastRenderedPageBreak/>
        <w:t xml:space="preserve">       &lt;listener-class&gt;org.springframework.web.context.ContextLoaderListener&lt;/listener-class&gt;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&lt;/listener&gt;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&lt;/web-app&gt;</w:t>
      </w:r>
    </w:p>
    <w:p w:rsidR="006A46FD" w:rsidRPr="006A46FD" w:rsidRDefault="006A46FD" w:rsidP="006A46F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 xml:space="preserve">Spring MVC 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的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 xml:space="preserve"> DispatcherServlet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将根据原</w:t>
      </w:r>
      <w:r w:rsidRPr="006A46FD">
        <w:rPr>
          <w:rFonts w:ascii="SimSun" w:eastAsia="SimSun" w:hAnsi="SimSun" w:cs="SimSun" w:hint="eastAsia"/>
          <w:b/>
          <w:bCs/>
          <w:color w:val="333344"/>
          <w:kern w:val="0"/>
          <w:sz w:val="23"/>
        </w:rPr>
        <w:t>则读</w:t>
      </w:r>
      <w:r w:rsidRPr="006A46FD">
        <w:rPr>
          <w:rFonts w:ascii="ＭＳ Ｐゴシック" w:eastAsia="ＭＳ Ｐゴシック" w:hAnsi="ＭＳ Ｐゴシック" w:cs="ＭＳ Ｐゴシック" w:hint="eastAsia"/>
          <w:b/>
          <w:bCs/>
          <w:color w:val="333344"/>
          <w:kern w:val="0"/>
          <w:sz w:val="23"/>
        </w:rPr>
        <w:t>取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XML</w:t>
      </w: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配置文件：</w:t>
      </w:r>
    </w:p>
    <w:p w:rsidR="006A46FD" w:rsidRPr="006A46FD" w:rsidRDefault="006A46FD" w:rsidP="006A46FD">
      <w:pPr>
        <w:widowControl/>
        <w:numPr>
          <w:ilvl w:val="0"/>
          <w:numId w:val="4"/>
        </w:numPr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{servlet-name} ==&gt; /WEB-INF/{servlet-name}-servlet.xml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8591550" cy="4048125"/>
            <wp:effectExtent l="19050" t="0" r="0" b="0"/>
            <wp:docPr id="10" name="図 10" descr="http://www.yiibai.com/uploads/tutorial/20160116/1-160116095531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yiibai.com/uploads/tutorial/20160116/1-160116095531K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numPr>
          <w:ilvl w:val="0"/>
          <w:numId w:val="5"/>
        </w:numPr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b/>
          <w:bCs/>
          <w:i/>
          <w:iCs/>
          <w:color w:val="333344"/>
          <w:kern w:val="0"/>
          <w:sz w:val="23"/>
        </w:rPr>
        <w:t>spring-mvc-servlet.xml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&lt;?xml version="1.0"encoding="UTF-8"?&gt;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&lt;beans xmlns="http://www.springframework.org/schema/beans"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xmlns:xsi="http://www.w3.org/2001/XMLSchema-instance"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xmlns:p="http://www.springframework.org/schema/p"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xmlns:context="http://www.springframework.org/schema/context"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xmlns:mvc="http://www.springframework.org/schema/mvc"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lastRenderedPageBreak/>
        <w:t xml:space="preserve">    xsi:schemaLocation="http://www.springframework.org/schema/beans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http://www.springframework.org/schema/beans/spring-beans-4.1.xsd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http://www.springframework.org/schema/context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http://www.springframework.org/schema/context/spring-context-4.1.xsd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http://www.springframework.org/schema/mvc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http://www.springframework.org/schema/mvc/spring-mvc-4.1.xsd"&gt;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&lt;context:component-scan base-package="com.yiibai.tutorial.springmvc"/&gt;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&lt;context:annotation-config/&gt;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&lt;bean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class="org.springframework.web.servlet.view.InternalResourceViewResolver"&gt;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&lt;property name="prefix"&gt;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&lt;value&gt;/WEB-INF/pages/&lt;/value&gt;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&lt;/property&gt;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&lt;property name="suffix"&gt;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  &lt;value&gt;.jsp&lt;/value&gt;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&lt;/property&gt;  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&lt;/bean&gt;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&lt;/beans&gt;</w:t>
      </w:r>
    </w:p>
    <w:p w:rsidR="006A46FD" w:rsidRPr="006A46FD" w:rsidRDefault="006A46FD" w:rsidP="006A46F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lastRenderedPageBreak/>
        <w:t>注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: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在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Spring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shd w:val="clear" w:color="auto" w:fill="FFFFFF"/>
        </w:rPr>
        <w:t>应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shd w:val="clear" w:color="auto" w:fill="FFFFFF"/>
        </w:rPr>
        <w:t>用程序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 ContextLoaderListener 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将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shd w:val="clear" w:color="auto" w:fill="FFFFFF"/>
        </w:rPr>
        <w:t>读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shd w:val="clear" w:color="auto" w:fill="FFFFFF"/>
        </w:rPr>
        <w:t>取其他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 xml:space="preserve"> XML 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配置文件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(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如下的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 xml:space="preserve"> abc.xml 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和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 xml:space="preserve"> root-context.xml 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两个文件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)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。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 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可能不需要配置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 xml:space="preserve"> ContextLoaderListener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，如果你的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shd w:val="clear" w:color="auto" w:fill="FFFFFF"/>
        </w:rPr>
        <w:t>应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shd w:val="clear" w:color="auto" w:fill="FFFFFF"/>
        </w:rPr>
        <w:t>用程序并不需要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shd w:val="clear" w:color="auto" w:fill="FFFFFF"/>
        </w:rPr>
        <w:t>读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shd w:val="clear" w:color="auto" w:fill="FFFFFF"/>
        </w:rPr>
        <w:t>取其他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XML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shd w:val="clear" w:color="auto" w:fill="FFFFFF"/>
        </w:rPr>
        <w:t>配置文件。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&lt;!-- web.xml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&lt;!-- Spring ContextLoaderListener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&lt;listener&gt;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&lt;listener-class&gt;org.springframework.web.context.ContextLoaderListener&lt;/listener-class&gt;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&lt;/listener&gt;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&lt;!-- Load by Spring ContextLoaderListener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&lt;context-param&gt;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&lt;param-name&gt;contextConfigLocation&lt;/param-name&gt;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&lt;param-value&gt;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/WEB-INF/root-context.xml,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/WEB-INF/abc.xml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&lt;/param-value&gt;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&lt;/context-param&gt;</w:t>
      </w:r>
    </w:p>
    <w:p w:rsidR="006A46FD" w:rsidRPr="006A46FD" w:rsidRDefault="006A46FD" w:rsidP="006A46FD">
      <w:pPr>
        <w:widowControl/>
        <w:numPr>
          <w:ilvl w:val="0"/>
          <w:numId w:val="6"/>
        </w:numPr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/WEB-INF/root-context.xml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&lt;?xml version="1.0" encoding="UTF-8"?&gt;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&lt;beans xmlns="http://www.springframework.org/schema/beans"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xmlns:xsi="http://www.w3.org/2001/XMLSchema-instance"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xsi:schemaLocation="http://www.springframework.org/schema/beans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http://www.springframework.org/schema/beans/spring-beans.xsd"&gt;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&lt;!-- Empty --&gt;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lastRenderedPageBreak/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&lt;/beans&gt;</w:t>
      </w:r>
    </w:p>
    <w:p w:rsidR="006A46FD" w:rsidRPr="006A46FD" w:rsidRDefault="006A46FD" w:rsidP="006A46FD">
      <w:pPr>
        <w:widowControl/>
        <w:numPr>
          <w:ilvl w:val="0"/>
          <w:numId w:val="7"/>
        </w:numPr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b/>
          <w:bCs/>
          <w:color w:val="333344"/>
          <w:kern w:val="0"/>
          <w:sz w:val="23"/>
        </w:rPr>
        <w:t>HelloWorldController.java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package com.yiibai.springmvc;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import org.springframework.stereotype.Controller;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import org.springframework.ui.Model;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import org.springframework.web.bind.annotation.RequestMapping;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@Controller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public class HelloWorldController {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@RequestMapping("/hello")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public String hello(Model model) {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model.addAttribute("greeting", "Hello Spring MVC");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return"helloworld";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    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}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}</w:t>
      </w:r>
    </w:p>
    <w:p w:rsidR="006A46FD" w:rsidRPr="006A46FD" w:rsidRDefault="006A46FD" w:rsidP="006A46FD">
      <w:pPr>
        <w:widowControl/>
        <w:shd w:val="clear" w:color="auto" w:fill="FFFFFF"/>
        <w:spacing w:after="12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lastRenderedPageBreak/>
        <w:drawing>
          <wp:inline distT="0" distB="0" distL="0" distR="0">
            <wp:extent cx="4524375" cy="3876675"/>
            <wp:effectExtent l="19050" t="0" r="9525" b="0"/>
            <wp:docPr id="11" name="図 11" descr="http://www.yiibai.com/uploads/tutorial/20160116/1-160116095F3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yiibai.com/uploads/tutorial/20160116/1-160116095F393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numPr>
          <w:ilvl w:val="0"/>
          <w:numId w:val="8"/>
        </w:numPr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b/>
          <w:bCs/>
          <w:i/>
          <w:iCs/>
          <w:color w:val="333344"/>
          <w:kern w:val="0"/>
          <w:sz w:val="23"/>
        </w:rPr>
        <w:t>helloworld.jsp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&lt;%@ page language="java" contentType="text/html; charset=UTF-8"  pageEncoding="UTF-8"%&gt;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&lt;!DOCTYPE html PUBLIC "-//W3C//DTD HTML 4.01 Transitional//EN" "http://www.w3.org/TR/html4/loose.dtd"&gt;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&lt;html&gt;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&lt;head&gt;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&lt;meta http-equiv="Content-Type" content="text/html; charset=UTF-8"&gt;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&lt;title&gt;Spring4 MVC -HelloWorld&lt;/title&gt;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&lt;/head&gt;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>&lt;body&gt;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  <w:t xml:space="preserve">    &lt;h1&gt;${greeting}&lt;/h1&gt;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  <w:lang w:eastAsia="zh-CN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  <w:lang w:eastAsia="zh-CN"/>
        </w:rPr>
        <w:t>&lt;/body&gt;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  <w:lang w:eastAsia="zh-CN"/>
        </w:rPr>
      </w:pPr>
      <w:r w:rsidRPr="006A46FD">
        <w:rPr>
          <w:rFonts w:ascii="ＭＳ ゴシック" w:eastAsia="ＭＳ ゴシック" w:hAnsi="ＭＳ ゴシック" w:cs="ＭＳ ゴシック"/>
          <w:color w:val="333333"/>
          <w:kern w:val="0"/>
          <w:sz w:val="20"/>
          <w:szCs w:val="20"/>
          <w:lang w:eastAsia="zh-CN"/>
        </w:rPr>
        <w:t>&lt;/html&gt;</w:t>
      </w:r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  <w:lang w:eastAsia="zh-CN"/>
        </w:rPr>
      </w:pP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  <w:lang w:eastAsia="zh-CN"/>
        </w:rPr>
        <w:lastRenderedPageBreak/>
        <w:t xml:space="preserve">5- </w:t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  <w:lang w:eastAsia="zh-CN"/>
        </w:rPr>
        <w:t>运行</w:t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  <w:lang w:eastAsia="zh-CN"/>
        </w:rPr>
        <w:t>Spring</w:t>
      </w:r>
      <w:r w:rsidRPr="006A46FD">
        <w:rPr>
          <w:rFonts w:ascii="SimSun" w:eastAsia="SimSun" w:hAnsi="SimSun" w:cs="SimSun" w:hint="eastAsia"/>
          <w:b/>
          <w:bCs/>
          <w:color w:val="555555"/>
          <w:kern w:val="0"/>
          <w:sz w:val="27"/>
          <w:szCs w:val="27"/>
          <w:lang w:eastAsia="zh-CN"/>
        </w:rPr>
        <w:t>应</w:t>
      </w:r>
      <w:r w:rsidRPr="006A46FD">
        <w:rPr>
          <w:rFonts w:ascii="ＭＳ Ｐゴシック" w:eastAsia="ＭＳ Ｐゴシック" w:hAnsi="ＭＳ Ｐゴシック" w:cs="ＭＳ Ｐゴシック" w:hint="eastAsia"/>
          <w:b/>
          <w:bCs/>
          <w:color w:val="555555"/>
          <w:kern w:val="0"/>
          <w:sz w:val="27"/>
          <w:szCs w:val="27"/>
          <w:lang w:eastAsia="zh-CN"/>
        </w:rPr>
        <w:t>用程序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首先，运行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应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用程序之前，需要构建整个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项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目。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右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键单击该项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目并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选择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：</w:t>
      </w:r>
    </w:p>
    <w:p w:rsidR="006A46FD" w:rsidRPr="006A46FD" w:rsidRDefault="006A46FD" w:rsidP="006A46FD">
      <w:pPr>
        <w:widowControl/>
        <w:numPr>
          <w:ilvl w:val="0"/>
          <w:numId w:val="9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Run As/Maven install</w:t>
      </w:r>
    </w:p>
    <w:p w:rsidR="006A46FD" w:rsidRPr="006A46FD" w:rsidRDefault="006A46FD" w:rsidP="006A46FD">
      <w:pPr>
        <w:widowControl/>
        <w:shd w:val="clear" w:color="auto" w:fill="FFFFFF"/>
        <w:spacing w:before="375" w:after="270"/>
        <w:jc w:val="left"/>
        <w:outlineLvl w:val="2"/>
        <w:rPr>
          <w:rFonts w:ascii="Helvetica" w:eastAsia="ＭＳ Ｐゴシック" w:hAnsi="Helvetica" w:cs="Helvetica"/>
          <w:b/>
          <w:bCs/>
          <w:color w:val="555555"/>
          <w:kern w:val="0"/>
          <w:sz w:val="24"/>
          <w:szCs w:val="24"/>
        </w:rPr>
      </w:pPr>
      <w:r>
        <w:rPr>
          <w:rFonts w:ascii="Helvetica" w:eastAsia="ＭＳ Ｐゴシック" w:hAnsi="Helvetica" w:cs="Helvetica"/>
          <w:b/>
          <w:bCs/>
          <w:noProof/>
          <w:color w:val="555555"/>
          <w:kern w:val="0"/>
          <w:sz w:val="24"/>
          <w:szCs w:val="24"/>
        </w:rPr>
        <w:drawing>
          <wp:inline distT="0" distB="0" distL="0" distR="0">
            <wp:extent cx="6343650" cy="2238375"/>
            <wp:effectExtent l="19050" t="0" r="0" b="0"/>
            <wp:docPr id="12" name="図 12" descr="http://www.yiibai.com/uploads/tutorial/20160116/1-160116095I1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yiibai.com/uploads/tutorial/20160116/1-160116095I122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4"/>
          <w:szCs w:val="24"/>
        </w:rPr>
        <w:br/>
      </w:r>
      <w:r>
        <w:rPr>
          <w:rFonts w:ascii="Helvetica" w:eastAsia="ＭＳ Ｐゴシック" w:hAnsi="Helvetica" w:cs="Helvetica"/>
          <w:b/>
          <w:bCs/>
          <w:noProof/>
          <w:color w:val="555555"/>
          <w:kern w:val="0"/>
          <w:sz w:val="24"/>
          <w:szCs w:val="24"/>
        </w:rPr>
        <w:drawing>
          <wp:inline distT="0" distB="0" distL="0" distR="0">
            <wp:extent cx="6515100" cy="2152650"/>
            <wp:effectExtent l="19050" t="0" r="0" b="0"/>
            <wp:docPr id="13" name="図 13" descr="http://www.yiibai.com/uploads/tutorial/20160116/1-160116095JJ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yiibai.com/uploads/tutorial/20160116/1-160116095JJ5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4"/>
          <w:szCs w:val="24"/>
        </w:rPr>
        <w:br/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4"/>
          <w:szCs w:val="24"/>
        </w:rPr>
        <w:t>运行配置：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lastRenderedPageBreak/>
        <w:drawing>
          <wp:inline distT="0" distB="0" distL="0" distR="0">
            <wp:extent cx="2524125" cy="1476375"/>
            <wp:effectExtent l="19050" t="0" r="9525" b="0"/>
            <wp:docPr id="14" name="図 14" descr="http://www.yiibai.com/uploads/tutorial/20160116/1-160116095PX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yiibai.com/uploads/tutorial/20160116/1-160116095PX5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8058150" cy="6362700"/>
            <wp:effectExtent l="19050" t="0" r="0" b="0"/>
            <wp:docPr id="15" name="図 15" descr="http://www.yiibai.com/uploads/tutorial/20160116/1-160116095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yiibai.com/uploads/tutorial/20160116/1-160116095RV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lastRenderedPageBreak/>
        <w:br/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t>输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</w:rPr>
        <w:t>入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:</w:t>
      </w:r>
    </w:p>
    <w:p w:rsidR="006A46FD" w:rsidRPr="006A46FD" w:rsidRDefault="006A46FD" w:rsidP="006A46FD">
      <w:pPr>
        <w:widowControl/>
        <w:numPr>
          <w:ilvl w:val="0"/>
          <w:numId w:val="10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Name: Run HelloSpringMVC</w:t>
      </w:r>
    </w:p>
    <w:p w:rsidR="006A46FD" w:rsidRPr="006A46FD" w:rsidRDefault="006A46FD" w:rsidP="006A46FD">
      <w:pPr>
        <w:widowControl/>
        <w:numPr>
          <w:ilvl w:val="0"/>
          <w:numId w:val="10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Base directory: ${workspace_loc:/HelloSpringMVC} =&gt;${workspace_loc:/HelloSpringMVC Maven Webapp}</w:t>
      </w:r>
    </w:p>
    <w:p w:rsidR="006A46FD" w:rsidRPr="006A46FD" w:rsidRDefault="006A46FD" w:rsidP="006A46FD">
      <w:pPr>
        <w:widowControl/>
        <w:numPr>
          <w:ilvl w:val="0"/>
          <w:numId w:val="10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Goals: tomcat7:run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lastRenderedPageBreak/>
        <w:drawing>
          <wp:inline distT="0" distB="0" distL="0" distR="0">
            <wp:extent cx="8772525" cy="6457950"/>
            <wp:effectExtent l="19050" t="0" r="9525" b="0"/>
            <wp:docPr id="16" name="図 16" descr="http://www.yiibai.com/uploads/tutorial/20160116/1-160116095U2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yiibai.com/uploads/tutorial/20160116/1-160116095U211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lastRenderedPageBreak/>
        <w:t>点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</w:rPr>
        <w:t>击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Run: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8772525" cy="6457950"/>
            <wp:effectExtent l="19050" t="0" r="9525" b="0"/>
            <wp:docPr id="17" name="図 17" descr="http://www.yiibai.com/uploads/tutorial/20160116/1-160116095914W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yiibai.com/uploads/tutorial/20160116/1-160116095914W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第一次运行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该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程序将需要几分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钟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(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看你的网速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)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，它需要下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载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 xml:space="preserve"> Tomcat 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插件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库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才能运行。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lastRenderedPageBreak/>
        <w:t>一切准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备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就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绪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：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7181850" cy="3971925"/>
            <wp:effectExtent l="19050" t="0" r="0" b="0"/>
            <wp:docPr id="18" name="図 18" descr="http://www.yiibai.com/uploads/tutorial/20160116/1-160116095932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yiibai.com/uploads/tutorial/20160116/1-160116095932P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运行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URL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，如下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图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：</w:t>
      </w:r>
    </w:p>
    <w:p w:rsidR="006A46FD" w:rsidRPr="006A46FD" w:rsidRDefault="006A46FD" w:rsidP="006A46FD">
      <w:pPr>
        <w:widowControl/>
        <w:numPr>
          <w:ilvl w:val="0"/>
          <w:numId w:val="11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hyperlink r:id="rId24" w:tgtFrame="_blank" w:history="1">
        <w:r w:rsidRPr="006A46FD">
          <w:rPr>
            <w:rFonts w:ascii="Helvetica" w:eastAsia="ＭＳ Ｐゴシック" w:hAnsi="Helvetica" w:cs="Helvetica"/>
            <w:color w:val="3298D6"/>
            <w:kern w:val="0"/>
            <w:sz w:val="23"/>
            <w:u w:val="single"/>
          </w:rPr>
          <w:t>http://localhost:8080/HelloSpringMVC/hello</w:t>
        </w:r>
      </w:hyperlink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5400675" cy="3267075"/>
            <wp:effectExtent l="19050" t="0" r="9525" b="0"/>
            <wp:docPr id="19" name="図 19" descr="http://www.yiibai.com/uploads/tutorial/20160116/1-160116095955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yiibai.com/uploads/tutorial/20160116/1-1601160959551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</w:pP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  <w:lastRenderedPageBreak/>
        <w:t>6 - </w:t>
      </w:r>
      <w:r w:rsidRPr="006A46FD">
        <w:rPr>
          <w:rFonts w:ascii="SimSun" w:eastAsia="SimSun" w:hAnsi="SimSun" w:cs="SimSun" w:hint="eastAsia"/>
          <w:b/>
          <w:bCs/>
          <w:color w:val="555555"/>
          <w:kern w:val="0"/>
          <w:sz w:val="27"/>
          <w:szCs w:val="27"/>
        </w:rPr>
        <w:t>应</w:t>
      </w:r>
      <w:r w:rsidRPr="006A46FD">
        <w:rPr>
          <w:rFonts w:ascii="ＭＳ Ｐゴシック" w:eastAsia="ＭＳ Ｐゴシック" w:hAnsi="ＭＳ Ｐゴシック" w:cs="ＭＳ Ｐゴシック" w:hint="eastAsia"/>
          <w:b/>
          <w:bCs/>
          <w:color w:val="555555"/>
          <w:kern w:val="0"/>
          <w:sz w:val="27"/>
          <w:szCs w:val="27"/>
        </w:rPr>
        <w:t>用程序的流程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lastRenderedPageBreak/>
        <w:t>完成您的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项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目后，并成功地在上一步中运行。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现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在，我</w:t>
      </w:r>
      <w:r w:rsidRPr="006A46FD">
        <w:rPr>
          <w:rFonts w:ascii="SimSun" w:eastAsia="SimSun" w:hAnsi="SimSun" w:cs="SimSun" w:hint="eastAsia"/>
          <w:color w:val="333344"/>
          <w:kern w:val="0"/>
          <w:sz w:val="23"/>
          <w:szCs w:val="23"/>
          <w:lang w:eastAsia="zh-CN"/>
        </w:rPr>
        <w:t>们</w:t>
      </w:r>
      <w:r w:rsidRPr="006A46FD">
        <w:rPr>
          <w:rFonts w:ascii="ＭＳ Ｐゴシック" w:eastAsia="ＭＳ Ｐゴシック" w:hAnsi="ＭＳ Ｐゴシック" w:cs="ＭＳ Ｐゴシック" w:hint="eastAsia"/>
          <w:color w:val="333344"/>
          <w:kern w:val="0"/>
          <w:sz w:val="23"/>
          <w:szCs w:val="23"/>
          <w:lang w:eastAsia="zh-CN"/>
        </w:rPr>
        <w:t>来看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t>一看程序的运行方式。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  <w:br/>
      </w: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lastRenderedPageBreak/>
        <w:drawing>
          <wp:inline distT="0" distB="0" distL="0" distR="0">
            <wp:extent cx="11049000" cy="13220700"/>
            <wp:effectExtent l="19050" t="0" r="0" b="0"/>
            <wp:docPr id="20" name="図 20" descr="http://www.yiibai.com/uploads/tutorial/20160116/1-16011609514D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yiibai.com/uploads/tutorial/20160116/1-16011609514D5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0" cy="132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</w:pP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  <w:lastRenderedPageBreak/>
        <w:t>7- </w:t>
      </w: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  <w:t>控制器和方法</w:t>
      </w:r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</w:pPr>
      <w:r w:rsidRPr="006A46FD">
        <w:rPr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  <w:t>7.1- HttpServletRequest &amp; HttpServletResponse</w:t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可以使用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 HttpServletRequest, HttpServletResponse </w:t>
      </w: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在控制器的方法中。</w:t>
      </w:r>
    </w:p>
    <w:p w:rsidR="006A46FD" w:rsidRPr="006A46FD" w:rsidRDefault="006A46FD" w:rsidP="006A46FD">
      <w:pPr>
        <w:widowControl/>
        <w:numPr>
          <w:ilvl w:val="0"/>
          <w:numId w:val="12"/>
        </w:numPr>
        <w:shd w:val="clear" w:color="auto" w:fill="FFFFFF"/>
        <w:spacing w:after="90"/>
        <w:ind w:left="690"/>
        <w:jc w:val="left"/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r w:rsidRPr="006A46FD">
        <w:rPr>
          <w:rFonts w:ascii="Helvetica" w:eastAsia="ＭＳ Ｐゴシック" w:hAnsi="Helvetica" w:cs="Helvetica"/>
          <w:color w:val="333344"/>
          <w:kern w:val="0"/>
          <w:sz w:val="23"/>
          <w:szCs w:val="23"/>
        </w:rPr>
        <w:t>OtherExampleController.java</w:t>
      </w:r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package com.yiibai.springmvc;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javax.servlet.http.HttpServletRequest;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javax.servlet.http.HttpServletResponse;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org.springframework.stereotype.Controller;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org.springframework.ui.Model;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org.springframework.web.bind.annotation.PathVariable;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org.springframework.web.bind.annotation.RequestMapping;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org.springframework.web.bind.annotation.RequestParam;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@Controller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public class OtherExampleController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......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@RequestMapping("/somePath")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public String requestResponseExample(HttpServletRequest request,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   HttpServletResponse reponses, Model model)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4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4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// Todo something here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4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4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4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4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lastRenderedPageBreak/>
          <w:t xml:space="preserve">       return "someView";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4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4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4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4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5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5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......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5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5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}</w:t>
        </w:r>
      </w:ins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ins w:id="54" w:author="Unknown"/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</w:pPr>
      <w:ins w:id="55" w:author="Unknown"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7"/>
            <w:szCs w:val="27"/>
          </w:rPr>
          <w:t>7.2- </w:t>
        </w:r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7"/>
            <w:szCs w:val="27"/>
          </w:rPr>
          <w:t>控制器中的重定向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56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57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使用前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</w:rPr>
          <w:t>缀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 "redirect:" 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，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</w:rPr>
          <w:t>该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</w:rPr>
          <w:t>方法返回字符串，可以重定向到另一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</w:rPr>
          <w:t>页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</w:rPr>
          <w:t>面。参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</w:rPr>
          <w:t>见图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</w:rPr>
          <w:t>：</w:t>
        </w:r>
      </w:ins>
    </w:p>
    <w:p w:rsidR="006A46FD" w:rsidRPr="006A46FD" w:rsidRDefault="006A46FD" w:rsidP="006A46FD">
      <w:pPr>
        <w:widowControl/>
        <w:numPr>
          <w:ilvl w:val="0"/>
          <w:numId w:val="13"/>
        </w:numPr>
        <w:shd w:val="clear" w:color="auto" w:fill="FFFFFF"/>
        <w:spacing w:after="90"/>
        <w:ind w:left="690"/>
        <w:jc w:val="left"/>
        <w:rPr>
          <w:ins w:id="58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59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RedirectExampleController.java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6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6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package com.yiibai.springmvc;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6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6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6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6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org.springframework.stereotype.Controller;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6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6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org.springframework.ui.Model;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6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6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org.springframework.web.bind.annotation.RequestMapping;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7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7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org.springframework.web.bind.annotation.RequestMethod;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7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7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7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7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@Controller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7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7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public class RedirectExampleController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7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7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8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8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@RequestMapping(value = "/redirect", method = RequestMethod.GET)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8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8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public String authorInfo(Model model)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8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8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8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8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// Do somethong here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8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8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9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9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return "redirect:/hello";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9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9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9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9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}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96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97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lastRenderedPageBreak/>
          <w:t>运行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URL:</w:t>
        </w:r>
      </w:ins>
    </w:p>
    <w:p w:rsidR="006A46FD" w:rsidRPr="006A46FD" w:rsidRDefault="006A46FD" w:rsidP="006A46FD">
      <w:pPr>
        <w:widowControl/>
        <w:numPr>
          <w:ilvl w:val="0"/>
          <w:numId w:val="14"/>
        </w:numPr>
        <w:shd w:val="clear" w:color="auto" w:fill="FFFFFF"/>
        <w:spacing w:after="90"/>
        <w:ind w:left="690"/>
        <w:jc w:val="left"/>
        <w:rPr>
          <w:ins w:id="98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99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begin"/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instrText xml:space="preserve"> HYPERLINK "http://localhost:8080/HelloSpringMVC/redirect" \t "_blank" </w:instrTex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separate"/>
        </w:r>
        <w:r w:rsidRPr="006A46FD">
          <w:rPr>
            <w:rFonts w:ascii="Helvetica" w:eastAsia="ＭＳ Ｐゴシック" w:hAnsi="Helvetica" w:cs="Helvetica"/>
            <w:color w:val="3298D6"/>
            <w:kern w:val="0"/>
            <w:sz w:val="23"/>
            <w:u w:val="single"/>
          </w:rPr>
          <w:t>http://localhost:8080/HelloSpringMVC/redirect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end"/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br/>
        </w:r>
      </w:ins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5400675" cy="3267075"/>
            <wp:effectExtent l="19050" t="0" r="9525" b="0"/>
            <wp:docPr id="21" name="図 21" descr="http://www.yiibai.com/uploads/tutorial/20160116/1-160116100112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yiibai.com/uploads/tutorial/20160116/1-16011610011260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ins w:id="100" w:author="Unknown"/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</w:pPr>
      <w:ins w:id="101" w:author="Unknown"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7"/>
            <w:szCs w:val="27"/>
          </w:rPr>
          <w:t>7.3- @RequestParam</w:t>
        </w:r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7"/>
            <w:szCs w:val="27"/>
          </w:rPr>
          <w:t>示例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102" w:author="Unknown"/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ins w:id="103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使用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 xml:space="preserve">@RequestParam 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注解将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请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求参数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绑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定到你的控制器方法参数。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104" w:author="Unknown"/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ins w:id="105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下面的代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码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片段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显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示了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这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个用法：</w:t>
        </w:r>
      </w:ins>
    </w:p>
    <w:p w:rsidR="006A46FD" w:rsidRPr="006A46FD" w:rsidRDefault="006A46FD" w:rsidP="006A46FD">
      <w:pPr>
        <w:widowControl/>
        <w:numPr>
          <w:ilvl w:val="0"/>
          <w:numId w:val="15"/>
        </w:numPr>
        <w:shd w:val="clear" w:color="auto" w:fill="FFFFFF"/>
        <w:spacing w:after="90"/>
        <w:ind w:left="690"/>
        <w:jc w:val="left"/>
        <w:rPr>
          <w:ins w:id="106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107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RequestParamExampleController.java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0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0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package com.yiibai.springmvc;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1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1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1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1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org.springframework.stereotype.Controller;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1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1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org.springframework.ui.Model;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1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1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org.springframework.web.bind.annotation.RequestMapping;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1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1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org.springframework.web.bind.annotation.RequestParam;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2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2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2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2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@Controller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2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2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public class RequestParamExampleController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2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2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2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2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lastRenderedPageBreak/>
          <w:t xml:space="preserve">    @RequestMapping("/user")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3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3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public String userInfo(Model model,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3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3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    @RequestParam(value = "name", defaultValue = "Guest") String name)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3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3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3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3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model.addAttribute("name", name);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3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3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4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4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if("admin".equals(name))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4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4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    model.addAttribute("email", "admin@yiibai.com");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4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4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} else{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4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4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    model.addAttribute("email", "Not set");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4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4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5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5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return "userInfo";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5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5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5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5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5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5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}</w:t>
        </w:r>
      </w:ins>
    </w:p>
    <w:p w:rsidR="006A46FD" w:rsidRPr="006A46FD" w:rsidRDefault="006A46FD" w:rsidP="006A46FD">
      <w:pPr>
        <w:widowControl/>
        <w:numPr>
          <w:ilvl w:val="0"/>
          <w:numId w:val="16"/>
        </w:numPr>
        <w:spacing w:after="90"/>
        <w:ind w:left="690"/>
        <w:jc w:val="left"/>
        <w:rPr>
          <w:ins w:id="158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159" w:author="Unknown">
        <w:r w:rsidRPr="006A46FD">
          <w:rPr>
            <w:rFonts w:ascii="Helvetica" w:eastAsia="ＭＳ Ｐゴシック" w:hAnsi="Helvetica" w:cs="Helvetica"/>
            <w:b/>
            <w:bCs/>
            <w:color w:val="333344"/>
            <w:kern w:val="0"/>
            <w:sz w:val="23"/>
          </w:rPr>
          <w:t>/WEB-INF/pages/userInfo.jsp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6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6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&lt;html&gt;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6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6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&lt;head&gt;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6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6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&lt;meta http-equiv="Content-Type" content="text/html; charset=utf-8"&gt;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6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6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&lt;title&gt;User Info&lt;/title&gt;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6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6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&lt;/head&gt;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7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7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&lt;body&gt;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7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7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7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7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&lt;h2&gt;${name}&lt;/h2&gt;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7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7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7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7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Email: ${email}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8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8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lastRenderedPageBreak/>
          <w:t xml:space="preserve">   &lt;br&gt;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8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8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&lt;/body&gt;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18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18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&lt;/html&gt;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186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187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运行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 xml:space="preserve"> URL:</w:t>
        </w:r>
      </w:ins>
    </w:p>
    <w:p w:rsidR="006A46FD" w:rsidRPr="006A46FD" w:rsidRDefault="006A46FD" w:rsidP="006A46FD">
      <w:pPr>
        <w:widowControl/>
        <w:numPr>
          <w:ilvl w:val="0"/>
          <w:numId w:val="17"/>
        </w:numPr>
        <w:shd w:val="clear" w:color="auto" w:fill="FFFFFF"/>
        <w:spacing w:after="90"/>
        <w:ind w:left="690"/>
        <w:jc w:val="left"/>
        <w:rPr>
          <w:ins w:id="188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189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begin"/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instrText xml:space="preserve"> HYPERLINK "http://localhost:8080/HelloSpringMVC/user?name=admin" \t "_blank" </w:instrTex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separate"/>
        </w:r>
        <w:r w:rsidRPr="006A46FD">
          <w:rPr>
            <w:rFonts w:ascii="Helvetica" w:eastAsia="ＭＳ Ｐゴシック" w:hAnsi="Helvetica" w:cs="Helvetica"/>
            <w:color w:val="3298D6"/>
            <w:kern w:val="0"/>
            <w:sz w:val="23"/>
            <w:u w:val="single"/>
          </w:rPr>
          <w:t>http://localhost:8080/HelloSpringMVC/user?name=admin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end"/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br/>
        </w:r>
      </w:ins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5838825" cy="2809875"/>
            <wp:effectExtent l="19050" t="0" r="9525" b="0"/>
            <wp:docPr id="22" name="図 22" descr="http://www.yiibai.com/uploads/tutorial/20160116/1-160116100130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yiibai.com/uploads/tutorial/20160116/1-1601161001301W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ins w:id="190" w:author="Unknown"/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</w:rPr>
      </w:pPr>
      <w:ins w:id="191" w:author="Unknown"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7"/>
            <w:szCs w:val="27"/>
          </w:rPr>
          <w:t>7.4- @PathVariable</w:t>
        </w:r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7"/>
            <w:szCs w:val="27"/>
          </w:rPr>
          <w:t>示例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192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193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在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Spring MVC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中，可以使用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@PathVariable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注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</w:rPr>
          <w:t>释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</w:rPr>
          <w:t>将一个方法参数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</w:rPr>
          <w:t>绑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</w:rPr>
          <w:t>定到一个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URI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模板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</w:rPr>
          <w:t>变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</w:rPr>
          <w:t>量的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</w:rPr>
          <w:t>值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</w:rPr>
          <w:t>：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194" w:author="Unknown"/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ins w:id="195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例如，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这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是一个模板的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URI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：</w:t>
        </w:r>
      </w:ins>
    </w:p>
    <w:p w:rsidR="006A46FD" w:rsidRPr="006A46FD" w:rsidRDefault="006A46FD" w:rsidP="006A46FD">
      <w:pPr>
        <w:widowControl/>
        <w:numPr>
          <w:ilvl w:val="0"/>
          <w:numId w:val="18"/>
        </w:numPr>
        <w:shd w:val="clear" w:color="auto" w:fill="FFFFFF"/>
        <w:spacing w:after="90"/>
        <w:ind w:left="690"/>
        <w:jc w:val="left"/>
        <w:rPr>
          <w:ins w:id="196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197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/web/fe/{sitePrefix}/{language}/document/{id}/{naturalText}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198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199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而下面的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 xml:space="preserve"> URI 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模板匹配上面：</w:t>
        </w:r>
      </w:ins>
    </w:p>
    <w:p w:rsidR="006A46FD" w:rsidRPr="006A46FD" w:rsidRDefault="006A46FD" w:rsidP="006A46FD">
      <w:pPr>
        <w:widowControl/>
        <w:numPr>
          <w:ilvl w:val="0"/>
          <w:numId w:val="19"/>
        </w:numPr>
        <w:shd w:val="clear" w:color="auto" w:fill="FFFFFF"/>
        <w:spacing w:after="90"/>
        <w:ind w:left="690"/>
        <w:jc w:val="left"/>
        <w:rPr>
          <w:ins w:id="200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201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/web/fe/default/en/document/8108/spring-mvc-for-beginners</w:t>
        </w:r>
      </w:ins>
    </w:p>
    <w:p w:rsidR="006A46FD" w:rsidRPr="006A46FD" w:rsidRDefault="006A46FD" w:rsidP="006A46FD">
      <w:pPr>
        <w:widowControl/>
        <w:numPr>
          <w:ilvl w:val="0"/>
          <w:numId w:val="19"/>
        </w:numPr>
        <w:shd w:val="clear" w:color="auto" w:fill="FFFFFF"/>
        <w:spacing w:after="90"/>
        <w:ind w:left="690"/>
        <w:jc w:val="left"/>
        <w:rPr>
          <w:ins w:id="202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203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/web/fe/default/vi/document/8108/spring-mvc-cho-nguoi-moi-bat-dau</w:t>
        </w:r>
      </w:ins>
    </w:p>
    <w:p w:rsidR="006A46FD" w:rsidRPr="006A46FD" w:rsidRDefault="006A46FD" w:rsidP="006A46FD">
      <w:pPr>
        <w:widowControl/>
        <w:numPr>
          <w:ilvl w:val="0"/>
          <w:numId w:val="19"/>
        </w:numPr>
        <w:shd w:val="clear" w:color="auto" w:fill="FFFFFF"/>
        <w:spacing w:after="90"/>
        <w:ind w:left="690"/>
        <w:jc w:val="left"/>
        <w:rPr>
          <w:ins w:id="204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205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.....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206" w:author="Unknown"/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lastRenderedPageBreak/>
        <w:drawing>
          <wp:inline distT="0" distB="0" distL="0" distR="0">
            <wp:extent cx="8353425" cy="4048125"/>
            <wp:effectExtent l="19050" t="0" r="9525" b="0"/>
            <wp:docPr id="23" name="図 23" descr="http://www.yiibai.com/uploads/tutorial/20160116/1-160116100204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yiibai.com/uploads/tutorial/20160116/1-160116100204I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ins w:id="207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br/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下面的代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码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片段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显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示了用法：</w:t>
        </w:r>
      </w:ins>
    </w:p>
    <w:p w:rsidR="006A46FD" w:rsidRPr="006A46FD" w:rsidRDefault="006A46FD" w:rsidP="006A46FD">
      <w:pPr>
        <w:widowControl/>
        <w:numPr>
          <w:ilvl w:val="0"/>
          <w:numId w:val="20"/>
        </w:numPr>
        <w:shd w:val="clear" w:color="auto" w:fill="FFFFFF"/>
        <w:spacing w:after="90"/>
        <w:ind w:left="690"/>
        <w:jc w:val="left"/>
        <w:rPr>
          <w:ins w:id="208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209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PathVariableExampleController.java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1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1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package com.yiibai.springmvc;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1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1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1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1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org.springframework.stereotype.Controller;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1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1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org.springframework.ui.Model;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1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1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org.springframework.web.bind.annotation.PathVariable;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2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2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org.springframework.web.bind.annotation.RequestMapping;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2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2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2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2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@Controller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2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2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public class PathVariableExampleController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2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2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3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3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3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3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lastRenderedPageBreak/>
          <w:t xml:space="preserve">    /**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3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3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* @PathVariable Example: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3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3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*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3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3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*/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4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4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@RequestMapping("/web/fe/{sitePrefix}/{language}/document/{id}/{naturalText}")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4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4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public String documentView(Model model,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4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4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    @PathVariable(value = "sitePrefix") String sitePrefix,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4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4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    @PathVariable(value = "language") String language,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4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4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    @PathVariable(value = "id") Long id,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5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5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    @PathVariable(value = "naturalText") String naturalText)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5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5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5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5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model.addAttribute("sitePrefix", sitePrefix);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5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5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model.addAttribute("language", language);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5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5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model.addAttribute("id", id);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6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6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model.addAttribute("naturalText", naturalText);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6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6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6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6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String documentName = "Java tutorial for Beginners";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6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6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if(id == 8108)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6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6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    documentName = "Spring MVC for Beginners";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7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7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7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7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7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7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model.addAttribute("documentName", documentName);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7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7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7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7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return "documentView";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8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8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8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8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}</w:t>
        </w:r>
      </w:ins>
    </w:p>
    <w:p w:rsidR="006A46FD" w:rsidRPr="006A46FD" w:rsidRDefault="006A46FD" w:rsidP="006A46FD">
      <w:pPr>
        <w:widowControl/>
        <w:numPr>
          <w:ilvl w:val="0"/>
          <w:numId w:val="21"/>
        </w:numPr>
        <w:spacing w:after="90"/>
        <w:ind w:left="690"/>
        <w:jc w:val="left"/>
        <w:rPr>
          <w:ins w:id="284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285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lastRenderedPageBreak/>
          <w:t>/WEB-INF/pages/documentView.jsp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8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8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&lt;html&gt;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8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8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&lt;head&gt;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9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9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&lt;meta http-equiv="Content-Type" content="text/html; charset=utf-8"&gt;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9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9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&lt;title&gt;${documentName}&lt;/title&gt;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9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9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&lt;/head&gt;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9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9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&lt;body&gt;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29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29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0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0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&lt;h3&gt;${documentName}&lt;/h3&gt;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0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0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0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0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Site Prefix: ${sitePrefix}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0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0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&lt;br&gt; Language: ${language}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0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0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&lt;br&gt; ID: ${id}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10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11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&lt;br&gt; Natural Text: ${naturalText}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12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13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&lt;br&gt;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14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15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16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17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&lt;/body&gt;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18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19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&lt;/html&gt;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320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321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运行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 xml:space="preserve"> URL:</w:t>
        </w:r>
      </w:ins>
    </w:p>
    <w:p w:rsidR="006A46FD" w:rsidRPr="006A46FD" w:rsidRDefault="006A46FD" w:rsidP="006A46FD">
      <w:pPr>
        <w:widowControl/>
        <w:numPr>
          <w:ilvl w:val="0"/>
          <w:numId w:val="22"/>
        </w:numPr>
        <w:shd w:val="clear" w:color="auto" w:fill="FFFFFF"/>
        <w:spacing w:after="90"/>
        <w:ind w:left="690"/>
        <w:jc w:val="left"/>
        <w:rPr>
          <w:ins w:id="322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323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lastRenderedPageBreak/>
          <w:fldChar w:fldCharType="begin"/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instrText xml:space="preserve"> HYPERLINK "http://localhost:8080/HelloSpringMVC/web/fe/default/en/document/8108/spring-mvc-for-beginners" \t "_blank" </w:instrTex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separate"/>
        </w:r>
        <w:r w:rsidRPr="006A46FD">
          <w:rPr>
            <w:rFonts w:ascii="Helvetica" w:eastAsia="ＭＳ Ｐゴシック" w:hAnsi="Helvetica" w:cs="Helvetica"/>
            <w:color w:val="3298D6"/>
            <w:kern w:val="0"/>
            <w:sz w:val="23"/>
            <w:u w:val="single"/>
          </w:rPr>
          <w:t>http://localhost:8080/HelloSpringMVC/web/fe/default/en/document/8108/spring-mvc-for-beginners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end"/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br/>
        </w:r>
      </w:ins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7629525" cy="2809875"/>
            <wp:effectExtent l="19050" t="0" r="9525" b="0"/>
            <wp:docPr id="24" name="図 24" descr="http://www.yiibai.com/uploads/tutorial/20160116/1-16011610022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yiibai.com/uploads/tutorial/20160116/1-16011610022C1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pBdr>
          <w:bottom w:val="single" w:sz="6" w:space="8" w:color="EAEAEA"/>
        </w:pBdr>
        <w:shd w:val="clear" w:color="auto" w:fill="FFFFFF"/>
        <w:spacing w:before="180" w:after="180"/>
        <w:jc w:val="left"/>
        <w:outlineLvl w:val="1"/>
        <w:rPr>
          <w:ins w:id="324" w:author="Unknown"/>
          <w:rFonts w:ascii="Helvetica" w:eastAsia="ＭＳ Ｐゴシック" w:hAnsi="Helvetica" w:cs="Helvetica"/>
          <w:b/>
          <w:bCs/>
          <w:color w:val="555555"/>
          <w:kern w:val="0"/>
          <w:sz w:val="27"/>
          <w:szCs w:val="27"/>
          <w:lang w:eastAsia="zh-CN"/>
        </w:rPr>
      </w:pPr>
      <w:ins w:id="325" w:author="Unknown"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7"/>
            <w:szCs w:val="27"/>
            <w:lang w:eastAsia="zh-CN"/>
          </w:rPr>
          <w:t>7.5- @ResponseBody</w:t>
        </w:r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7"/>
            <w:szCs w:val="27"/>
            <w:lang w:eastAsia="zh-CN"/>
          </w:rPr>
          <w:t>示例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326" w:author="Unknown"/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ins w:id="327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如果您使用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 xml:space="preserve"> @ResponseBody 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注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释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到方法，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 spring 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将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尝试转换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它的返回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值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，并自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动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写入到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HTTP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响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应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。在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这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种情况下，并不需要一个特定的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视图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。</w:t>
        </w:r>
      </w:ins>
    </w:p>
    <w:p w:rsidR="006A46FD" w:rsidRPr="006A46FD" w:rsidRDefault="006A46FD" w:rsidP="006A46FD">
      <w:pPr>
        <w:widowControl/>
        <w:shd w:val="clear" w:color="auto" w:fill="FFFF99"/>
        <w:jc w:val="left"/>
        <w:rPr>
          <w:ins w:id="328" w:author="Unknown"/>
          <w:rFonts w:ascii="Helvetica" w:eastAsia="ＭＳ Ｐゴシック" w:hAnsi="Helvetica" w:cs="Helvetica"/>
          <w:i/>
          <w:iCs/>
          <w:color w:val="666666"/>
          <w:kern w:val="0"/>
          <w:szCs w:val="21"/>
          <w:lang w:eastAsia="zh-CN"/>
        </w:rPr>
      </w:pPr>
      <w:ins w:id="329" w:author="Unknown">
        <w:r w:rsidRPr="006A46FD">
          <w:rPr>
            <w:rFonts w:ascii="Helvetica" w:eastAsia="ＭＳ Ｐゴシック" w:hAnsi="Helvetica" w:cs="Helvetica"/>
            <w:i/>
            <w:iCs/>
            <w:color w:val="666666"/>
            <w:kern w:val="0"/>
            <w:szCs w:val="21"/>
            <w:lang w:eastAsia="zh-CN"/>
          </w:rPr>
          <w:t>注：方法不一定需要返回字符串</w:t>
        </w:r>
        <w:r w:rsidRPr="006A46FD">
          <w:rPr>
            <w:rFonts w:ascii="SimSun" w:eastAsia="SimSun" w:hAnsi="SimSun" w:cs="SimSun" w:hint="eastAsia"/>
            <w:i/>
            <w:iCs/>
            <w:color w:val="666666"/>
            <w:kern w:val="0"/>
            <w:szCs w:val="21"/>
            <w:lang w:eastAsia="zh-CN"/>
          </w:rPr>
          <w:t>类</w:t>
        </w:r>
        <w:r w:rsidRPr="006A46FD">
          <w:rPr>
            <w:rFonts w:ascii="ＭＳ Ｐゴシック" w:eastAsia="ＭＳ Ｐゴシック" w:hAnsi="ＭＳ Ｐゴシック" w:cs="ＭＳ Ｐゴシック" w:hint="eastAsia"/>
            <w:i/>
            <w:iCs/>
            <w:color w:val="666666"/>
            <w:kern w:val="0"/>
            <w:szCs w:val="21"/>
            <w:lang w:eastAsia="zh-CN"/>
          </w:rPr>
          <w:t>型。</w:t>
        </w:r>
      </w:ins>
    </w:p>
    <w:p w:rsidR="006A46FD" w:rsidRPr="006A46FD" w:rsidRDefault="006A46FD" w:rsidP="006A46FD">
      <w:pPr>
        <w:widowControl/>
        <w:shd w:val="clear" w:color="auto" w:fill="FFFFFF"/>
        <w:spacing w:after="120"/>
        <w:jc w:val="left"/>
        <w:outlineLvl w:val="3"/>
        <w:rPr>
          <w:ins w:id="330" w:author="Unknown"/>
          <w:rFonts w:ascii="Helvetica" w:eastAsia="ＭＳ Ｐゴシック" w:hAnsi="Helvetica" w:cs="Helvetica"/>
          <w:b/>
          <w:bCs/>
          <w:color w:val="555555"/>
          <w:kern w:val="0"/>
          <w:sz w:val="24"/>
          <w:szCs w:val="24"/>
          <w:lang w:eastAsia="zh-CN"/>
        </w:rPr>
      </w:pPr>
    </w:p>
    <w:p w:rsidR="006A46FD" w:rsidRPr="006A46FD" w:rsidRDefault="006A46FD" w:rsidP="006A46FD">
      <w:pPr>
        <w:widowControl/>
        <w:shd w:val="clear" w:color="auto" w:fill="FFFFFF"/>
        <w:spacing w:after="120"/>
        <w:jc w:val="left"/>
        <w:outlineLvl w:val="3"/>
        <w:rPr>
          <w:ins w:id="331" w:author="Unknown"/>
          <w:rFonts w:ascii="Helvetica" w:eastAsia="ＭＳ Ｐゴシック" w:hAnsi="Helvetica" w:cs="Helvetica"/>
          <w:b/>
          <w:bCs/>
          <w:color w:val="555555"/>
          <w:kern w:val="0"/>
          <w:sz w:val="24"/>
          <w:szCs w:val="24"/>
        </w:rPr>
      </w:pPr>
      <w:ins w:id="332" w:author="Unknown"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4"/>
            <w:szCs w:val="24"/>
          </w:rPr>
          <w:t>使用</w:t>
        </w:r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4"/>
            <w:szCs w:val="24"/>
          </w:rPr>
          <w:t>@ResponseBody</w:t>
        </w:r>
        <w:r w:rsidRPr="006A46FD">
          <w:rPr>
            <w:rFonts w:ascii="Helvetica" w:eastAsia="ＭＳ Ｐゴシック" w:hAnsi="Helvetica" w:cs="Helvetica"/>
            <w:b/>
            <w:bCs/>
            <w:color w:val="555555"/>
            <w:kern w:val="0"/>
            <w:sz w:val="24"/>
            <w:szCs w:val="24"/>
          </w:rPr>
          <w:t>和方法返回字符串的</w:t>
        </w:r>
        <w:r w:rsidRPr="006A46FD">
          <w:rPr>
            <w:rFonts w:ascii="SimSun" w:eastAsia="SimSun" w:hAnsi="SimSun" w:cs="SimSun" w:hint="eastAsia"/>
            <w:b/>
            <w:bCs/>
            <w:color w:val="555555"/>
            <w:kern w:val="0"/>
            <w:sz w:val="24"/>
            <w:szCs w:val="24"/>
          </w:rPr>
          <w:t>简单</w:t>
        </w:r>
        <w:r w:rsidRPr="006A46FD">
          <w:rPr>
            <w:rFonts w:ascii="ＭＳ Ｐゴシック" w:eastAsia="ＭＳ Ｐゴシック" w:hAnsi="ＭＳ Ｐゴシック" w:cs="ＭＳ Ｐゴシック" w:hint="eastAsia"/>
            <w:b/>
            <w:bCs/>
            <w:color w:val="555555"/>
            <w:kern w:val="0"/>
            <w:sz w:val="24"/>
            <w:szCs w:val="24"/>
          </w:rPr>
          <w:t>例子。</w:t>
        </w:r>
      </w:ins>
    </w:p>
    <w:p w:rsidR="006A46FD" w:rsidRPr="006A46FD" w:rsidRDefault="006A46FD" w:rsidP="006A46FD">
      <w:pPr>
        <w:widowControl/>
        <w:numPr>
          <w:ilvl w:val="0"/>
          <w:numId w:val="23"/>
        </w:numPr>
        <w:shd w:val="clear" w:color="auto" w:fill="FFFFFF"/>
        <w:spacing w:after="90"/>
        <w:ind w:left="690"/>
        <w:jc w:val="left"/>
        <w:rPr>
          <w:ins w:id="333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334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ResponseBodyExample1Controller.java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35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36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package com.yiibai.springmvc;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37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38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39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40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org.springframework.stereotype.Controller;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41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42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org.springframework.ui.Model;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43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44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org.springframework.web.bind.annotation.RequestMapping;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45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46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import org.springframework.web.bind.annotation.ResponseBody;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47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48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49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50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@Controller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51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52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lastRenderedPageBreak/>
          <w:t>public class ResponseBodyExample1Controller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53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54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55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56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// Simple example, method returns String.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57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58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@RequestMapping(value = "/saveResult")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59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60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@ResponseBody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61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62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publicString authorInfo(Model model) {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63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64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   return "saved";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65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66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}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67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68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69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70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 xml:space="preserve">     </w:t>
        </w:r>
      </w:ins>
    </w:p>
    <w:p w:rsidR="006A46FD" w:rsidRPr="006A46FD" w:rsidRDefault="006A46FD" w:rsidP="006A46F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ins w:id="371" w:author="Unknown"/>
          <w:rFonts w:ascii="ＭＳ ゴシック" w:eastAsia="ＭＳ ゴシック" w:hAnsi="ＭＳ ゴシック" w:cs="ＭＳ ゴシック"/>
          <w:color w:val="333333"/>
          <w:kern w:val="0"/>
          <w:sz w:val="20"/>
          <w:szCs w:val="20"/>
        </w:rPr>
      </w:pPr>
      <w:ins w:id="372" w:author="Unknown">
        <w:r w:rsidRPr="006A46FD">
          <w:rPr>
            <w:rFonts w:ascii="ＭＳ ゴシック" w:eastAsia="ＭＳ ゴシック" w:hAnsi="ＭＳ ゴシック" w:cs="ＭＳ ゴシック"/>
            <w:color w:val="333333"/>
            <w:kern w:val="0"/>
            <w:sz w:val="20"/>
            <w:szCs w:val="20"/>
          </w:rPr>
          <w:t>}</w:t>
        </w:r>
      </w:ins>
    </w:p>
    <w:p w:rsidR="006A46FD" w:rsidRPr="006A46FD" w:rsidRDefault="006A46FD" w:rsidP="006A46FD">
      <w:pPr>
        <w:widowControl/>
        <w:shd w:val="clear" w:color="auto" w:fill="FFFFFF"/>
        <w:jc w:val="left"/>
        <w:rPr>
          <w:ins w:id="373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374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t>运行示例的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</w:rPr>
          <w:t>结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</w:rPr>
          <w:t>果：</w:t>
        </w:r>
      </w:ins>
    </w:p>
    <w:p w:rsidR="006A46FD" w:rsidRPr="006A46FD" w:rsidRDefault="006A46FD" w:rsidP="006A46FD">
      <w:pPr>
        <w:widowControl/>
        <w:numPr>
          <w:ilvl w:val="0"/>
          <w:numId w:val="24"/>
        </w:numPr>
        <w:shd w:val="clear" w:color="auto" w:fill="FFFFFF"/>
        <w:spacing w:after="90"/>
        <w:ind w:left="690"/>
        <w:jc w:val="left"/>
        <w:rPr>
          <w:ins w:id="375" w:author="Unknown"/>
          <w:rFonts w:ascii="Helvetica" w:eastAsia="ＭＳ Ｐゴシック" w:hAnsi="Helvetica" w:cs="Helvetica"/>
          <w:color w:val="333344"/>
          <w:kern w:val="0"/>
          <w:sz w:val="23"/>
          <w:szCs w:val="23"/>
        </w:rPr>
      </w:pPr>
      <w:ins w:id="376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begin"/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instrText xml:space="preserve"> HYPERLINK "http://localhost:8080/HelloSpringMVC/saveResult" \t "_blank" </w:instrTex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separate"/>
        </w:r>
        <w:r w:rsidRPr="006A46FD">
          <w:rPr>
            <w:rFonts w:ascii="Helvetica" w:eastAsia="ＭＳ Ｐゴシック" w:hAnsi="Helvetica" w:cs="Helvetica"/>
            <w:color w:val="3298D6"/>
            <w:kern w:val="0"/>
            <w:sz w:val="23"/>
            <w:u w:val="single"/>
          </w:rPr>
          <w:t>http://localhost:8080/HelloSpringMVC/saveResult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fldChar w:fldCharType="end"/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</w:rPr>
          <w:br/>
        </w:r>
      </w:ins>
      <w:r>
        <w:rPr>
          <w:rFonts w:ascii="Helvetica" w:eastAsia="ＭＳ Ｐゴシック" w:hAnsi="Helvetica" w:cs="Helvetica"/>
          <w:noProof/>
          <w:color w:val="333344"/>
          <w:kern w:val="0"/>
          <w:sz w:val="23"/>
          <w:szCs w:val="23"/>
        </w:rPr>
        <w:drawing>
          <wp:inline distT="0" distB="0" distL="0" distR="0">
            <wp:extent cx="5895975" cy="2809875"/>
            <wp:effectExtent l="19050" t="0" r="9525" b="0"/>
            <wp:docPr id="25" name="図 25" descr="http://www.yiibai.com/uploads/tutorial/20160116/1-160116100246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yiibai.com/uploads/tutorial/20160116/1-1601161002461L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FD" w:rsidRPr="006A46FD" w:rsidRDefault="006A46FD" w:rsidP="006A46FD">
      <w:pPr>
        <w:widowControl/>
        <w:shd w:val="clear" w:color="auto" w:fill="FFFFFF"/>
        <w:jc w:val="left"/>
        <w:rPr>
          <w:ins w:id="377" w:author="Unknown"/>
          <w:rFonts w:ascii="Helvetica" w:eastAsia="ＭＳ Ｐゴシック" w:hAnsi="Helvetica" w:cs="Helvetica"/>
          <w:color w:val="333344"/>
          <w:kern w:val="0"/>
          <w:sz w:val="23"/>
          <w:szCs w:val="23"/>
          <w:lang w:eastAsia="zh-CN"/>
        </w:rPr>
      </w:pPr>
      <w:ins w:id="378" w:author="Unknown"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使用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 xml:space="preserve">@ResponseBody 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的一个例子，方法返回一个</w:t>
        </w:r>
        <w:r w:rsidRPr="006A46FD">
          <w:rPr>
            <w:rFonts w:ascii="SimSun" w:eastAsia="SimSun" w:hAnsi="SimSun" w:cs="SimSun" w:hint="eastAsia"/>
            <w:color w:val="333344"/>
            <w:kern w:val="0"/>
            <w:sz w:val="23"/>
            <w:szCs w:val="23"/>
            <w:lang w:eastAsia="zh-CN"/>
          </w:rPr>
          <w:t>对</w:t>
        </w:r>
        <w:r w:rsidRPr="006A46FD">
          <w:rPr>
            <w:rFonts w:ascii="ＭＳ Ｐゴシック" w:eastAsia="ＭＳ Ｐゴシック" w:hAnsi="ＭＳ Ｐゴシック" w:cs="ＭＳ Ｐゴシック" w:hint="eastAsia"/>
            <w:color w:val="333344"/>
            <w:kern w:val="0"/>
            <w:sz w:val="23"/>
            <w:szCs w:val="23"/>
            <w:lang w:eastAsia="zh-CN"/>
          </w:rPr>
          <w:t>象</w:t>
        </w:r>
        <w:r w:rsidRPr="006A46FD">
          <w:rPr>
            <w:rFonts w:ascii="Helvetica" w:eastAsia="ＭＳ Ｐゴシック" w:hAnsi="Helvetica" w:cs="Helvetica"/>
            <w:color w:val="333344"/>
            <w:kern w:val="0"/>
            <w:sz w:val="23"/>
            <w:szCs w:val="23"/>
            <w:lang w:eastAsia="zh-CN"/>
          </w:rPr>
          <w:t>。</w:t>
        </w:r>
      </w:ins>
    </w:p>
    <w:p w:rsidR="008A5EC8" w:rsidRPr="006A46FD" w:rsidRDefault="008A5EC8">
      <w:pPr>
        <w:rPr>
          <w:lang w:eastAsia="zh-CN"/>
        </w:rPr>
      </w:pPr>
    </w:p>
    <w:sectPr w:rsidR="008A5EC8" w:rsidRPr="006A46F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5EC8" w:rsidRDefault="008A5EC8" w:rsidP="006A46FD">
      <w:r>
        <w:separator/>
      </w:r>
    </w:p>
  </w:endnote>
  <w:endnote w:type="continuationSeparator" w:id="1">
    <w:p w:rsidR="008A5EC8" w:rsidRDefault="008A5EC8" w:rsidP="006A46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5EC8" w:rsidRDefault="008A5EC8" w:rsidP="006A46FD">
      <w:r>
        <w:separator/>
      </w:r>
    </w:p>
  </w:footnote>
  <w:footnote w:type="continuationSeparator" w:id="1">
    <w:p w:rsidR="008A5EC8" w:rsidRDefault="008A5EC8" w:rsidP="006A46F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C21D5"/>
    <w:multiLevelType w:val="multilevel"/>
    <w:tmpl w:val="51129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D174BAE"/>
    <w:multiLevelType w:val="multilevel"/>
    <w:tmpl w:val="4D58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1134714"/>
    <w:multiLevelType w:val="multilevel"/>
    <w:tmpl w:val="2D10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AD6475B"/>
    <w:multiLevelType w:val="multilevel"/>
    <w:tmpl w:val="5F74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C9F3A6E"/>
    <w:multiLevelType w:val="multilevel"/>
    <w:tmpl w:val="BE8CB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FC0438D"/>
    <w:multiLevelType w:val="multilevel"/>
    <w:tmpl w:val="5C882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18B06D3"/>
    <w:multiLevelType w:val="multilevel"/>
    <w:tmpl w:val="0902E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1F90F87"/>
    <w:multiLevelType w:val="multilevel"/>
    <w:tmpl w:val="B078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96261DA"/>
    <w:multiLevelType w:val="multilevel"/>
    <w:tmpl w:val="8492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AAA76BD"/>
    <w:multiLevelType w:val="multilevel"/>
    <w:tmpl w:val="F68C0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BDD7C00"/>
    <w:multiLevelType w:val="multilevel"/>
    <w:tmpl w:val="C3CC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FD82D66"/>
    <w:multiLevelType w:val="multilevel"/>
    <w:tmpl w:val="A8EC0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1B81F08"/>
    <w:multiLevelType w:val="multilevel"/>
    <w:tmpl w:val="47584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51E7370"/>
    <w:multiLevelType w:val="multilevel"/>
    <w:tmpl w:val="A002D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65E74C0"/>
    <w:multiLevelType w:val="multilevel"/>
    <w:tmpl w:val="73D4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8821113"/>
    <w:multiLevelType w:val="multilevel"/>
    <w:tmpl w:val="6982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A5C0D94"/>
    <w:multiLevelType w:val="multilevel"/>
    <w:tmpl w:val="24E0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E6E1F88"/>
    <w:multiLevelType w:val="multilevel"/>
    <w:tmpl w:val="B428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09940E9"/>
    <w:multiLevelType w:val="multilevel"/>
    <w:tmpl w:val="E1449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278124F"/>
    <w:multiLevelType w:val="multilevel"/>
    <w:tmpl w:val="3728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6553DB3"/>
    <w:multiLevelType w:val="multilevel"/>
    <w:tmpl w:val="81F2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88A63AE"/>
    <w:multiLevelType w:val="multilevel"/>
    <w:tmpl w:val="A6908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B041A57"/>
    <w:multiLevelType w:val="multilevel"/>
    <w:tmpl w:val="65F6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DC071A8"/>
    <w:multiLevelType w:val="multilevel"/>
    <w:tmpl w:val="F93CF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5"/>
  </w:num>
  <w:num w:numId="3">
    <w:abstractNumId w:val="1"/>
  </w:num>
  <w:num w:numId="4">
    <w:abstractNumId w:val="2"/>
  </w:num>
  <w:num w:numId="5">
    <w:abstractNumId w:val="21"/>
  </w:num>
  <w:num w:numId="6">
    <w:abstractNumId w:val="23"/>
  </w:num>
  <w:num w:numId="7">
    <w:abstractNumId w:val="7"/>
  </w:num>
  <w:num w:numId="8">
    <w:abstractNumId w:val="13"/>
  </w:num>
  <w:num w:numId="9">
    <w:abstractNumId w:val="12"/>
  </w:num>
  <w:num w:numId="10">
    <w:abstractNumId w:val="20"/>
  </w:num>
  <w:num w:numId="11">
    <w:abstractNumId w:val="10"/>
  </w:num>
  <w:num w:numId="12">
    <w:abstractNumId w:val="5"/>
  </w:num>
  <w:num w:numId="13">
    <w:abstractNumId w:val="19"/>
  </w:num>
  <w:num w:numId="14">
    <w:abstractNumId w:val="14"/>
  </w:num>
  <w:num w:numId="15">
    <w:abstractNumId w:val="17"/>
  </w:num>
  <w:num w:numId="16">
    <w:abstractNumId w:val="8"/>
  </w:num>
  <w:num w:numId="17">
    <w:abstractNumId w:val="11"/>
  </w:num>
  <w:num w:numId="18">
    <w:abstractNumId w:val="16"/>
  </w:num>
  <w:num w:numId="19">
    <w:abstractNumId w:val="18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0">
    <w:abstractNumId w:val="3"/>
  </w:num>
  <w:num w:numId="21">
    <w:abstractNumId w:val="22"/>
  </w:num>
  <w:num w:numId="22">
    <w:abstractNumId w:val="9"/>
  </w:num>
  <w:num w:numId="23">
    <w:abstractNumId w:val="6"/>
  </w:num>
  <w:num w:numId="2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3074">
      <v:textbox inset="5.85pt,.7pt,5.85pt,.7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A46FD"/>
    <w:rsid w:val="006A46FD"/>
    <w:rsid w:val="008A5E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v:textbox inset="5.85pt,.7pt,5.85pt,.7p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A46FD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A46FD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A46FD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semiHidden/>
    <w:rsid w:val="006A46FD"/>
  </w:style>
  <w:style w:type="paragraph" w:styleId="a5">
    <w:name w:val="footer"/>
    <w:basedOn w:val="a"/>
    <w:link w:val="a6"/>
    <w:uiPriority w:val="99"/>
    <w:semiHidden/>
    <w:unhideWhenUsed/>
    <w:rsid w:val="006A46FD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semiHidden/>
    <w:rsid w:val="006A46FD"/>
  </w:style>
  <w:style w:type="character" w:customStyle="1" w:styleId="20">
    <w:name w:val="見出し 2 (文字)"/>
    <w:basedOn w:val="a0"/>
    <w:link w:val="2"/>
    <w:uiPriority w:val="9"/>
    <w:rsid w:val="006A46FD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customStyle="1" w:styleId="30">
    <w:name w:val="見出し 3 (文字)"/>
    <w:basedOn w:val="a0"/>
    <w:link w:val="3"/>
    <w:uiPriority w:val="9"/>
    <w:rsid w:val="006A46FD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styleId="a7">
    <w:name w:val="Strong"/>
    <w:basedOn w:val="a0"/>
    <w:uiPriority w:val="22"/>
    <w:qFormat/>
    <w:rsid w:val="006A46F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A46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6A46FD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A46FD"/>
  </w:style>
  <w:style w:type="paragraph" w:styleId="Web">
    <w:name w:val="Normal (Web)"/>
    <w:basedOn w:val="a"/>
    <w:uiPriority w:val="99"/>
    <w:semiHidden/>
    <w:unhideWhenUsed/>
    <w:rsid w:val="006A46F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6A46FD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A46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6A46F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17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8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7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2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6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9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15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49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  <w:divsChild>
            <w:div w:id="1993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ocalhost:8080/HelloSpringMVC/hello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2080</Words>
  <Characters>11857</Characters>
  <Application>Microsoft Office Word</Application>
  <DocSecurity>0</DocSecurity>
  <Lines>98</Lines>
  <Paragraphs>27</Paragraphs>
  <ScaleCrop>false</ScaleCrop>
  <Company/>
  <LinksUpToDate>false</LinksUpToDate>
  <CharactersWithSpaces>13910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ユーザー</dc:creator>
  <cp:keywords/>
  <dc:description/>
  <cp:lastModifiedBy>Windows ユーザー</cp:lastModifiedBy>
  <cp:revision>2</cp:revision>
  <dcterms:created xsi:type="dcterms:W3CDTF">2017-11-20T07:38:00Z</dcterms:created>
  <dcterms:modified xsi:type="dcterms:W3CDTF">2017-11-20T07:39:00Z</dcterms:modified>
</cp:coreProperties>
</file>